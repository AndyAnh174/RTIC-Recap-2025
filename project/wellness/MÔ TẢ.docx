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WELLNESS HCMUTE</w:t>
      </w:r>
    </w:p>
    <w:p w:rsidR="00000000" w:rsidDel="00000000" w:rsidP="00000000" w:rsidRDefault="00000000" w:rsidRPr="00000000" w14:paraId="00000002">
      <w:pPr>
        <w:pStyle w:val="Heading1"/>
        <w:spacing w:after="80" w:lineRule="auto"/>
        <w:ind w:left="720" w:hanging="360"/>
        <w:rPr/>
      </w:pPr>
      <w:bookmarkStart w:colFirst="0" w:colLast="0" w:name="_37m1z6ug0dtz" w:id="0"/>
      <w:bookmarkEnd w:id="0"/>
      <w:r w:rsidDel="00000000" w:rsidR="00000000" w:rsidRPr="00000000">
        <w:rPr>
          <w:rtl w:val="0"/>
        </w:rPr>
        <w:t xml:space="preserve">1. Tổng quan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nhằm xây dựng một hệ thống ứng dụng web (Web Application) cho phép quản trị viên (Admin) tạo, quản lý các bài trắc nghiệm trực tuyến và người dùng (User) tham gia làm bài. Hệ thống sẽ chấm điểm tự động dựa trên các lựa chọn và cung cấp cho Admin công cụ để xem, phân tích và xuất báo cáo kết quả chi tiết.</w:t>
      </w:r>
    </w:p>
    <w:p w:rsidR="00000000" w:rsidDel="00000000" w:rsidP="00000000" w:rsidRDefault="00000000" w:rsidRPr="00000000" w14:paraId="00000004">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chính:</w:t>
      </w:r>
    </w:p>
    <w:p w:rsidR="00000000" w:rsidDel="00000000" w:rsidP="00000000" w:rsidRDefault="00000000" w:rsidRPr="00000000" w14:paraId="0000000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nền tảng linh hoạt để tạo ra các bài trắc nghiệm với cấu trúc điểm số tùy chỉnh.</w:t>
      </w:r>
    </w:p>
    <w:p w:rsidR="00000000" w:rsidDel="00000000" w:rsidP="00000000" w:rsidRDefault="00000000" w:rsidRPr="00000000" w14:paraId="0000000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hóa quy trình thi và chấm điểm.</w:t>
      </w:r>
    </w:p>
    <w:p w:rsidR="00000000" w:rsidDel="00000000" w:rsidP="00000000" w:rsidRDefault="00000000" w:rsidRPr="00000000" w14:paraId="0000000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dữ liệu kết quả để dễ dàng phân tích và báo cáo.</w:t>
      </w:r>
    </w:p>
    <w:p w:rsidR="00000000" w:rsidDel="00000000" w:rsidP="00000000" w:rsidRDefault="00000000" w:rsidRPr="00000000" w14:paraId="0000000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trải nghiệm người dùng mượt mà, giao diện hiện đại và bảo mật.</w:t>
      </w:r>
    </w:p>
    <w:p w:rsidR="00000000" w:rsidDel="00000000" w:rsidP="00000000" w:rsidRDefault="00000000" w:rsidRPr="00000000" w14:paraId="00000009">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sử dụng:</w:t>
      </w:r>
    </w:p>
    <w:p w:rsidR="00000000" w:rsidDel="00000000" w:rsidP="00000000" w:rsidRDefault="00000000" w:rsidRPr="00000000" w14:paraId="0000000A">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 (Admin):</w:t>
      </w:r>
      <w:r w:rsidDel="00000000" w:rsidR="00000000" w:rsidRPr="00000000">
        <w:rPr>
          <w:rFonts w:ascii="Times New Roman" w:cs="Times New Roman" w:eastAsia="Times New Roman" w:hAnsi="Times New Roman"/>
          <w:sz w:val="24"/>
          <w:szCs w:val="24"/>
          <w:rtl w:val="0"/>
        </w:rPr>
        <w:t xml:space="preserve"> Người tạo và quản lý nội dung trắc nghiệm, người dùng và xem báo cáo.</w:t>
      </w:r>
    </w:p>
    <w:p w:rsidR="00000000" w:rsidDel="00000000" w:rsidP="00000000" w:rsidRDefault="00000000" w:rsidRPr="00000000" w14:paraId="0000000B">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Người dùng cuối (User):</w:t>
      </w:r>
      <w:r w:rsidDel="00000000" w:rsidR="00000000" w:rsidRPr="00000000">
        <w:rPr>
          <w:rFonts w:ascii="Times New Roman" w:cs="Times New Roman" w:eastAsia="Times New Roman" w:hAnsi="Times New Roman"/>
          <w:sz w:val="24"/>
          <w:szCs w:val="24"/>
          <w:rtl w:val="0"/>
        </w:rPr>
        <w:t xml:space="preserve"> Người tham gia làm các bài trắc nghiệm.</w:t>
      </w:r>
    </w:p>
    <w:p w:rsidR="00000000" w:rsidDel="00000000" w:rsidP="00000000" w:rsidRDefault="00000000" w:rsidRPr="00000000" w14:paraId="0000000C">
      <w:pPr>
        <w:pStyle w:val="Heading1"/>
        <w:spacing w:after="80" w:lineRule="auto"/>
        <w:ind w:left="720" w:hanging="360"/>
        <w:rPr/>
      </w:pPr>
      <w:bookmarkStart w:colFirst="0" w:colLast="0" w:name="_79t4iv3duvn6" w:id="1"/>
      <w:bookmarkEnd w:id="1"/>
      <w:r w:rsidDel="00000000" w:rsidR="00000000" w:rsidRPr="00000000">
        <w:rPr>
          <w:rtl w:val="0"/>
        </w:rPr>
        <w:t xml:space="preserve">2. Yêu cầu chức năng (Functional Requirements)</w:t>
      </w:r>
    </w:p>
    <w:p w:rsidR="00000000" w:rsidDel="00000000" w:rsidP="00000000" w:rsidRDefault="00000000" w:rsidRPr="00000000" w14:paraId="0000000D">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Phân hệ Quản trị viên (Admin)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6504566929134"/>
        <w:gridCol w:w="1867.6792440944882"/>
        <w:gridCol w:w="6503.182110236221"/>
        <w:tblGridChange w:id="0">
          <w:tblGrid>
            <w:gridCol w:w="654.6504566929134"/>
            <w:gridCol w:w="1867.6792440944882"/>
            <w:gridCol w:w="6503.18211023622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Bài trắc nghiệm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Tạo, xem danh sách, chỉnh sửa, và xóa các bài test. - Mỗi bài test có các thuộc tính: Tên, mô tả, thời gian làm bài, trạng thái (công khai/riêng tư).</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Câu hỏi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một bài test, Admin có thể tạo, xem, sửa, xóa câu hỏi. - Mỗi câu hỏi bao gồm nội dung (text).</w:t>
            </w:r>
            <w:ins w:author="Phúc Hoàng" w:id="0" w:date="2025-11-02T12:08:09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Lựa chọn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Với mỗi câu hỏi, Admin có thể tạo, sửa, xóa các lựa chọn (A, B, C, D...). - Mỗi lựa chọn bao gồm: nội dung (text) và </w:t>
            </w:r>
            <w:r w:rsidDel="00000000" w:rsidR="00000000" w:rsidRPr="00000000">
              <w:rPr>
                <w:rFonts w:ascii="Times New Roman" w:cs="Times New Roman" w:eastAsia="Times New Roman" w:hAnsi="Times New Roman"/>
                <w:b w:val="1"/>
                <w:bCs w:val="1"/>
                <w:sz w:val="24"/>
                <w:szCs w:val="24"/>
                <w:rtl w:val="0"/>
              </w:rPr>
              <w:t xml:space="preserve">điểm số</w:t>
            </w:r>
            <w:r w:rsidDel="00000000" w:rsidR="00000000" w:rsidRPr="00000000">
              <w:rPr>
                <w:rFonts w:ascii="Times New Roman" w:cs="Times New Roman" w:eastAsia="Times New Roman" w:hAnsi="Times New Roman"/>
                <w:sz w:val="24"/>
                <w:szCs w:val="24"/>
                <w:rtl w:val="0"/>
              </w:rPr>
              <w:t xml:space="preserve"> được gán (số nguyên, có thể âm hoặc dương).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(Tùy chọn) Xem danh sách người dùng, tạo, khóa/mở khóa tài khoản.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Kết quả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Xem toàn bộ kết quả của các bài làm. - Lọc kết quả theo: bài test, người dùng, khoảng thời gian.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&amp; Xuất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Dựa trên bộ lọc ở mục F1.5, xuất dữ liệu ra các định dạng: </w:t>
            </w:r>
            <w:r w:rsidDel="00000000" w:rsidR="00000000" w:rsidRPr="00000000">
              <w:rPr>
                <w:rFonts w:ascii="Times New Roman" w:cs="Times New Roman" w:eastAsia="Times New Roman" w:hAnsi="Times New Roman"/>
                <w:b w:val="1"/>
                <w:bCs w:val="1"/>
                <w:sz w:val="24"/>
                <w:szCs w:val="24"/>
                <w:rtl w:val="0"/>
              </w:rPr>
              <w:t xml:space="preserve">CSV, Excel, PDF</w:t>
            </w:r>
            <w:r w:rsidDel="00000000" w:rsidR="00000000" w:rsidRPr="00000000">
              <w:rPr>
                <w:rFonts w:ascii="Times New Roman" w:cs="Times New Roman" w:eastAsia="Times New Roman" w:hAnsi="Times New Roman"/>
                <w:sz w:val="24"/>
                <w:szCs w:val="24"/>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Thiết lập thời gian làm bài mặc định. - Cấu hình cho phép/không cho phép người dùng xem lại đáp án sau khi làm bài. - Các thiết lập chung khác.</w:t>
            </w:r>
          </w:p>
        </w:tc>
      </w:tr>
    </w:tbl>
    <w:p w:rsidR="00000000" w:rsidDel="00000000" w:rsidP="00000000" w:rsidRDefault="00000000" w:rsidRPr="00000000" w14:paraId="00000026">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Phân hệ Người dùng (User)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6504566929134"/>
        <w:gridCol w:w="1535.540409448819"/>
        <w:gridCol w:w="6835.320944881891"/>
        <w:tblGridChange w:id="0">
          <w:tblGrid>
            <w:gridCol w:w="654.6504566929134"/>
            <w:gridCol w:w="1535.540409448819"/>
            <w:gridCol w:w="6835.32094488189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làm bài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Xem danh sách các bài test đang được công khai. - Bắt đầu làm một bài test.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bài trắc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Giao diện làm bài hiển thị từng câu hỏi và các lựa chọn. - Đồng hồ đếm ngược thời gian làm bài. - Người dùng chọn một đáp án cho mỗi câu hỏi. - Nộp bài khi hoàn thành hoặc khi hết giờ.</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Ngay sau khi nộp bài, hệ thống hiển thị tổng điểm số đạt được. - (Tùy chọn theo cấu hình F1.7) Xem lại câu trả lời của mình và đáp án đúng.</w:t>
            </w:r>
          </w:p>
        </w:tc>
      </w:tr>
    </w:tbl>
    <w:p w:rsidR="00000000" w:rsidDel="00000000" w:rsidP="00000000" w:rsidRDefault="00000000" w:rsidRPr="00000000" w14:paraId="00000033">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Yêu cầu Hệ thống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6504566929134"/>
        <w:gridCol w:w="1838.7976062992127"/>
        <w:gridCol w:w="6532.063748031496"/>
        <w:tblGridChange w:id="0">
          <w:tblGrid>
            <w:gridCol w:w="654.6504566929134"/>
            <w:gridCol w:w="1838.7976062992127"/>
            <w:gridCol w:w="6532.06374803149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Tất cả kết quả làm bài của người dùng phải được lưu trữ vào cơ sở dữ liệu để Admin có thể truy xuất.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&amp; Phân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đăng nhập vào trang quản trị riêng. - API cho người dùng cuối được bảo vệ bằng JWT.</w:t>
            </w:r>
          </w:p>
        </w:tc>
      </w:tr>
    </w:tbl>
    <w:p w:rsidR="00000000" w:rsidDel="00000000" w:rsidP="00000000" w:rsidRDefault="00000000" w:rsidRPr="00000000" w14:paraId="0000003D">
      <w:pPr>
        <w:pStyle w:val="Heading1"/>
        <w:spacing w:after="80" w:lineRule="auto"/>
        <w:ind w:left="720" w:hanging="360"/>
        <w:rPr/>
      </w:pPr>
      <w:bookmarkStart w:colFirst="0" w:colLast="0" w:name="_94q6ydmfpfn" w:id="2"/>
      <w:bookmarkEnd w:id="2"/>
      <w:r w:rsidDel="00000000" w:rsidR="00000000" w:rsidRPr="00000000">
        <w:rPr>
          <w:rtl w:val="0"/>
        </w:rPr>
      </w:r>
    </w:p>
    <w:p w:rsidR="00000000" w:rsidDel="00000000" w:rsidP="00000000" w:rsidRDefault="00000000" w:rsidRPr="00000000" w14:paraId="0000003E">
      <w:pPr>
        <w:pStyle w:val="Heading1"/>
        <w:spacing w:after="80" w:lineRule="auto"/>
        <w:ind w:left="720" w:hanging="360"/>
        <w:rPr/>
      </w:pPr>
      <w:bookmarkStart w:colFirst="0" w:colLast="0" w:name="_it1k2wvsjfm9" w:id="3"/>
      <w:bookmarkEnd w:id="3"/>
      <w:r w:rsidDel="00000000" w:rsidR="00000000" w:rsidRPr="00000000">
        <w:rPr>
          <w:rtl w:val="0"/>
        </w:rPr>
        <w:t xml:space="preserve">3. Yêu cầu phi chức năng (Non-Functional Requirements)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5985064604567"/>
        <w:gridCol w:w="8049.913304563166"/>
        <w:tblGridChange w:id="0">
          <w:tblGrid>
            <w:gridCol w:w="975.5985064604567"/>
            <w:gridCol w:w="8049.91330456316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nghệ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Python + FastAPI.</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ReactJS.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PostgreSQL (với JSONB để hoạt động như NoSQL).</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JWT cho API, Session-based cho Admin Panel.</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Thư viện xuất 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cho CSV/Excel, </w:t>
            </w:r>
            <w:r w:rsidDel="00000000" w:rsidR="00000000" w:rsidRPr="00000000">
              <w:rPr>
                <w:rFonts w:ascii="Times New Roman" w:cs="Times New Roman" w:eastAsia="Times New Roman" w:hAnsi="Times New Roman"/>
                <w:color w:val="188038"/>
                <w:sz w:val="24"/>
                <w:szCs w:val="24"/>
                <w:rtl w:val="0"/>
              </w:rPr>
              <w:t xml:space="preserve">WeasyPrint</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color w:val="188038"/>
                <w:sz w:val="24"/>
                <w:szCs w:val="24"/>
                <w:rtl w:val="0"/>
              </w:rPr>
              <w:t xml:space="preserve">reportlab</w:t>
            </w:r>
            <w:r w:rsidDel="00000000" w:rsidR="00000000" w:rsidRPr="00000000">
              <w:rPr>
                <w:rFonts w:ascii="Times New Roman" w:cs="Times New Roman" w:eastAsia="Times New Roman" w:hAnsi="Times New Roman"/>
                <w:sz w:val="24"/>
                <w:szCs w:val="24"/>
                <w:rtl w:val="0"/>
              </w:rPr>
              <w:t xml:space="preserve"> cho PDF.</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Triển khai:</w:t>
            </w:r>
            <w:r w:rsidDel="00000000" w:rsidR="00000000" w:rsidRPr="00000000">
              <w:rPr>
                <w:rFonts w:ascii="Times New Roman" w:cs="Times New Roman" w:eastAsia="Times New Roman" w:hAnsi="Times New Roman"/>
                <w:sz w:val="24"/>
                <w:szCs w:val="24"/>
                <w:rtl w:val="0"/>
              </w:rPr>
              <w:t xml:space="preserve"> Docker và </w:t>
            </w:r>
            <w:r w:rsidDel="00000000" w:rsidR="00000000" w:rsidRPr="00000000">
              <w:rPr>
                <w:rFonts w:ascii="Times New Roman" w:cs="Times New Roman" w:eastAsia="Times New Roman" w:hAnsi="Times New Roman"/>
                <w:color w:val="188038"/>
                <w:sz w:val="24"/>
                <w:szCs w:val="24"/>
                <w:rtl w:val="0"/>
              </w:rPr>
              <w:t xml:space="preserve">docker-compose</w:t>
            </w: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mật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Mật khẩu người dùng phải được mã hóa (hashing). </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quyền rõ ràng giữa Admin và User.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Hiệu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Thời gian phản hồi của API dưới 500ms cho các tác vụ thông thường. </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Giao diện tải nhanh, không gây chậm trễ khi làm bài.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Giao diện responsive, hoạt động tốt trên cả máy tính và thiết bị di động.</w:t>
            </w:r>
          </w:p>
        </w:tc>
      </w:tr>
    </w:tbl>
    <w:p w:rsidR="00000000" w:rsidDel="00000000" w:rsidP="00000000" w:rsidRDefault="00000000" w:rsidRPr="00000000" w14:paraId="00000050">
      <w:pPr>
        <w:keepNext w:val="0"/>
        <w:keepLines w:val="0"/>
        <w:spacing w:after="8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1"/>
        <w:spacing w:after="80" w:lineRule="auto"/>
        <w:ind w:left="720" w:hanging="360"/>
        <w:rPr/>
      </w:pPr>
      <w:bookmarkStart w:colFirst="0" w:colLast="0" w:name="_yze4w8sddjfz" w:id="4"/>
      <w:bookmarkEnd w:id="4"/>
      <w:r w:rsidDel="00000000" w:rsidR="00000000" w:rsidRPr="00000000">
        <w:rPr>
          <w:rtl w:val="0"/>
        </w:rPr>
        <w:t xml:space="preserve">4. Kế hoạch Phát triển theo Module</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sẽ được chia thành các module (giai đoạn) để dễ quản lý, kiểm thử và bàn giao.</w:t>
      </w:r>
    </w:p>
    <w:p w:rsidR="00000000" w:rsidDel="00000000" w:rsidP="00000000" w:rsidRDefault="00000000" w:rsidRPr="00000000" w14:paraId="00000053">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Nền tảng và Core Backend (Thời gian dự kiến: 2 tuần)</w:t>
      </w:r>
    </w:p>
    <w:p w:rsidR="00000000" w:rsidDel="00000000" w:rsidP="00000000" w:rsidRDefault="00000000" w:rsidRPr="00000000" w14:paraId="00000054">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Xây dựng nền tảng cốt lõi của dự án.</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hạng mục:</w:t>
      </w:r>
    </w:p>
    <w:p w:rsidR="00000000" w:rsidDel="00000000" w:rsidP="00000000" w:rsidRDefault="00000000" w:rsidRPr="00000000" w14:paraId="0000005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cấu trúc dự án FastAPI và ReactJS.</w:t>
      </w:r>
    </w:p>
    <w:p w:rsidR="00000000" w:rsidDel="00000000" w:rsidP="00000000" w:rsidRDefault="00000000" w:rsidRPr="00000000" w14:paraId="00000057">
      <w:pPr>
        <w:numPr>
          <w:ilvl w:val="1"/>
          <w:numId w:val="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Thiết kế và tạo cấu trúc database cho: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Questions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hệ thống xác thực cơ bản: Đăng ký, đăng nhập cho Admin (Session-based) và API token (JWT).</w:t>
      </w:r>
    </w:p>
    <w:p w:rsidR="00000000" w:rsidDel="00000000" w:rsidP="00000000" w:rsidRDefault="00000000" w:rsidRPr="00000000" w14:paraId="00000059">
      <w:pPr>
        <w:numPr>
          <w:ilvl w:val="1"/>
          <w:numId w:val="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Cấu hình Docker và </w:t>
      </w:r>
      <w:r w:rsidDel="00000000" w:rsidR="00000000" w:rsidRPr="00000000">
        <w:rPr>
          <w:rFonts w:ascii="Times New Roman" w:cs="Times New Roman" w:eastAsia="Times New Roman" w:hAnsi="Times New Roman"/>
          <w:color w:val="188038"/>
          <w:sz w:val="24"/>
          <w:szCs w:val="24"/>
          <w:rtl w:val="0"/>
        </w:rPr>
        <w:t xml:space="preserve">docker-compose</w:t>
      </w:r>
      <w:r w:rsidDel="00000000" w:rsidR="00000000" w:rsidRPr="00000000">
        <w:rPr>
          <w:rFonts w:ascii="Times New Roman" w:cs="Times New Roman" w:eastAsia="Times New Roman" w:hAnsi="Times New Roman"/>
          <w:sz w:val="24"/>
          <w:szCs w:val="24"/>
          <w:rtl w:val="0"/>
        </w:rPr>
        <w:t xml:space="preserve"> cho môi trường phát triển (dev).</w:t>
      </w:r>
    </w:p>
    <w:p w:rsidR="00000000" w:rsidDel="00000000" w:rsidP="00000000" w:rsidRDefault="00000000" w:rsidRPr="00000000" w14:paraId="0000005A">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Chức năng Quản lý Trắc nghiệm cho Admin (Thời gian dự kiến: 3 tuần)</w:t>
      </w:r>
    </w:p>
    <w:p w:rsidR="00000000" w:rsidDel="00000000" w:rsidP="00000000" w:rsidRDefault="00000000" w:rsidRPr="00000000" w14:paraId="0000005B">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Hoàn thiện các chức năng tạo và quản lý nội dung.</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hạng mục:</w:t>
      </w:r>
    </w:p>
    <w:p w:rsidR="00000000" w:rsidDel="00000000" w:rsidP="00000000" w:rsidRDefault="00000000" w:rsidRPr="00000000" w14:paraId="0000005D">
      <w:pPr>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giao diện và API cho chức năng </w:t>
      </w:r>
      <w:r w:rsidDel="00000000" w:rsidR="00000000" w:rsidRPr="00000000">
        <w:rPr>
          <w:rFonts w:ascii="Times New Roman" w:cs="Times New Roman" w:eastAsia="Times New Roman" w:hAnsi="Times New Roman"/>
          <w:b w:val="1"/>
          <w:bCs w:val="1"/>
          <w:sz w:val="24"/>
          <w:szCs w:val="24"/>
          <w:rtl w:val="0"/>
        </w:rPr>
        <w:t xml:space="preserve">Quản lý Bài trắc nghiệm (F1.1)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giao diện và API cho chức năng </w:t>
      </w:r>
      <w:r w:rsidDel="00000000" w:rsidR="00000000" w:rsidRPr="00000000">
        <w:rPr>
          <w:rFonts w:ascii="Times New Roman" w:cs="Times New Roman" w:eastAsia="Times New Roman" w:hAnsi="Times New Roman"/>
          <w:b w:val="1"/>
          <w:bCs w:val="1"/>
          <w:sz w:val="24"/>
          <w:szCs w:val="24"/>
          <w:rtl w:val="0"/>
        </w:rPr>
        <w:t xml:space="preserve">Quản lý Câu hỏi (F1.2)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numPr>
          <w:ilvl w:val="1"/>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giao diện và API cho chức năng </w:t>
      </w:r>
      <w:r w:rsidDel="00000000" w:rsidR="00000000" w:rsidRPr="00000000">
        <w:rPr>
          <w:rFonts w:ascii="Times New Roman" w:cs="Times New Roman" w:eastAsia="Times New Roman" w:hAnsi="Times New Roman"/>
          <w:b w:val="1"/>
          <w:bCs w:val="1"/>
          <w:sz w:val="24"/>
          <w:szCs w:val="24"/>
          <w:rtl w:val="0"/>
        </w:rPr>
        <w:t xml:space="preserve">Quản lý Lựa chọn (F1.3)</w:t>
      </w:r>
      <w:r w:rsidDel="00000000" w:rsidR="00000000" w:rsidRPr="00000000">
        <w:rPr>
          <w:rFonts w:ascii="Times New Roman" w:cs="Times New Roman" w:eastAsia="Times New Roman" w:hAnsi="Times New Roman"/>
          <w:sz w:val="24"/>
          <w:szCs w:val="24"/>
          <w:rtl w:val="0"/>
        </w:rPr>
        <w:t xml:space="preserve">, bao gồm việc gán điểm số.</w:t>
      </w:r>
    </w:p>
    <w:p w:rsidR="00000000" w:rsidDel="00000000" w:rsidP="00000000" w:rsidRDefault="00000000" w:rsidRPr="00000000" w14:paraId="00000060">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luồng tạo một bài test hoàn chỉnh từ đầu đến cuối.</w:t>
      </w:r>
    </w:p>
    <w:p w:rsidR="00000000" w:rsidDel="00000000" w:rsidP="00000000" w:rsidRDefault="00000000" w:rsidRPr="00000000" w14:paraId="00000061">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Chức năng Làm bài cho Người dùng (Thời gian dự kiến: 2 tuần)</w:t>
      </w:r>
    </w:p>
    <w:p w:rsidR="00000000" w:rsidDel="00000000" w:rsidP="00000000" w:rsidRDefault="00000000" w:rsidRPr="00000000" w14:paraId="00000062">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Cho phép người dùng có thể làm bài test và nhận kết quả.</w:t>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hạng mục:</w:t>
      </w:r>
    </w:p>
    <w:p w:rsidR="00000000" w:rsidDel="00000000" w:rsidP="00000000" w:rsidRDefault="00000000" w:rsidRPr="00000000" w14:paraId="00000064">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giao diện trang chủ hiển thị danh sách các bài test công khai </w:t>
      </w:r>
      <w:r w:rsidDel="00000000" w:rsidR="00000000" w:rsidRPr="00000000">
        <w:rPr>
          <w:rFonts w:ascii="Times New Roman" w:cs="Times New Roman" w:eastAsia="Times New Roman" w:hAnsi="Times New Roman"/>
          <w:b w:val="1"/>
          <w:bCs w:val="1"/>
          <w:sz w:val="24"/>
          <w:szCs w:val="24"/>
          <w:rtl w:val="0"/>
        </w:rPr>
        <w:t xml:space="preserve">(F2.1)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giao diện làm bài trắc nghiệm với đồng hồ đếm ngược </w:t>
      </w:r>
      <w:r w:rsidDel="00000000" w:rsidR="00000000" w:rsidRPr="00000000">
        <w:rPr>
          <w:rFonts w:ascii="Times New Roman" w:cs="Times New Roman" w:eastAsia="Times New Roman" w:hAnsi="Times New Roman"/>
          <w:b w:val="1"/>
          <w:bCs w:val="1"/>
          <w:sz w:val="24"/>
          <w:szCs w:val="24"/>
          <w:rtl w:val="0"/>
        </w:rPr>
        <w:t xml:space="preserve">(F2.2)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logic xử lý việc nộp bài và tự động chấm điểm.</w:t>
      </w:r>
    </w:p>
    <w:p w:rsidR="00000000" w:rsidDel="00000000" w:rsidP="00000000" w:rsidRDefault="00000000" w:rsidRPr="00000000" w14:paraId="0000006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Lưu kết quả vào cơ sở dữ liệu </w:t>
      </w:r>
      <w:r w:rsidDel="00000000" w:rsidR="00000000" w:rsidRPr="00000000">
        <w:rPr>
          <w:rFonts w:ascii="Times New Roman" w:cs="Times New Roman" w:eastAsia="Times New Roman" w:hAnsi="Times New Roman"/>
          <w:b w:val="1"/>
          <w:bCs w:val="1"/>
          <w:sz w:val="24"/>
          <w:szCs w:val="24"/>
          <w:rtl w:val="0"/>
        </w:rPr>
        <w:t xml:space="preserve">(F3.1)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trang hiển thị kết quả ngay sau khi làm bài </w:t>
      </w:r>
      <w:r w:rsidDel="00000000" w:rsidR="00000000" w:rsidRPr="00000000">
        <w:rPr>
          <w:rFonts w:ascii="Times New Roman" w:cs="Times New Roman" w:eastAsia="Times New Roman" w:hAnsi="Times New Roman"/>
          <w:b w:val="1"/>
          <w:bCs w:val="1"/>
          <w:sz w:val="24"/>
          <w:szCs w:val="24"/>
          <w:rtl w:val="0"/>
        </w:rPr>
        <w:t xml:space="preserve">(F2.3)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Chức năng Báo cáo và Hoàn thiện Admin Panel (Thời gian dự kiến: 2 tuần)</w:t>
      </w:r>
    </w:p>
    <w:p w:rsidR="00000000" w:rsidDel="00000000" w:rsidP="00000000" w:rsidRDefault="00000000" w:rsidRPr="00000000" w14:paraId="0000006A">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Cung cấp công cụ quản lý và phân tích dữ liệu cho Admin.</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hạng mục:</w:t>
      </w:r>
    </w:p>
    <w:p w:rsidR="00000000" w:rsidDel="00000000" w:rsidP="00000000" w:rsidRDefault="00000000" w:rsidRPr="00000000" w14:paraId="0000006C">
      <w:pPr>
        <w:numPr>
          <w:ilvl w:val="1"/>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giao diện </w:t>
      </w:r>
      <w:r w:rsidDel="00000000" w:rsidR="00000000" w:rsidRPr="00000000">
        <w:rPr>
          <w:rFonts w:ascii="Times New Roman" w:cs="Times New Roman" w:eastAsia="Times New Roman" w:hAnsi="Times New Roman"/>
          <w:b w:val="1"/>
          <w:bCs w:val="1"/>
          <w:sz w:val="24"/>
          <w:szCs w:val="24"/>
          <w:rtl w:val="0"/>
        </w:rPr>
        <w:t xml:space="preserve">Quản lý Kết quả (F1.5)</w:t>
      </w:r>
      <w:r w:rsidDel="00000000" w:rsidR="00000000" w:rsidRPr="00000000">
        <w:rPr>
          <w:rFonts w:ascii="Times New Roman" w:cs="Times New Roman" w:eastAsia="Times New Roman" w:hAnsi="Times New Roman"/>
          <w:sz w:val="24"/>
          <w:szCs w:val="24"/>
          <w:rtl w:val="0"/>
        </w:rPr>
        <w:t xml:space="preserve"> với các bộ lọc cần thiết.</w:t>
      </w:r>
    </w:p>
    <w:p w:rsidR="00000000" w:rsidDel="00000000" w:rsidP="00000000" w:rsidRDefault="00000000" w:rsidRPr="00000000" w14:paraId="0000006D">
      <w:pPr>
        <w:numPr>
          <w:ilvl w:val="1"/>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Tích hợp chức năng </w:t>
      </w:r>
      <w:r w:rsidDel="00000000" w:rsidR="00000000" w:rsidRPr="00000000">
        <w:rPr>
          <w:rFonts w:ascii="Times New Roman" w:cs="Times New Roman" w:eastAsia="Times New Roman" w:hAnsi="Times New Roman"/>
          <w:b w:val="1"/>
          <w:bCs w:val="1"/>
          <w:sz w:val="24"/>
          <w:szCs w:val="24"/>
          <w:rtl w:val="0"/>
        </w:rPr>
        <w:t xml:space="preserve">Xuất file báo cáo (F1.6)</w:t>
      </w:r>
      <w:r w:rsidDel="00000000" w:rsidR="00000000" w:rsidRPr="00000000">
        <w:rPr>
          <w:rFonts w:ascii="Times New Roman" w:cs="Times New Roman" w:eastAsia="Times New Roman" w:hAnsi="Times New Roman"/>
          <w:sz w:val="24"/>
          <w:szCs w:val="24"/>
          <w:rtl w:val="0"/>
        </w:rPr>
        <w:t xml:space="preserve"> ra CSV và Excel.</w:t>
      </w:r>
    </w:p>
    <w:p w:rsidR="00000000" w:rsidDel="00000000" w:rsidP="00000000" w:rsidRDefault="00000000" w:rsidRPr="00000000" w14:paraId="0000006E">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chọn) Tích hợp chức năng xuất PDF.</w:t>
      </w:r>
    </w:p>
    <w:p w:rsidR="00000000" w:rsidDel="00000000" w:rsidP="00000000" w:rsidRDefault="00000000" w:rsidRPr="00000000" w14:paraId="0000006F">
      <w:pPr>
        <w:numPr>
          <w:ilvl w:val="1"/>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trang </w:t>
      </w:r>
      <w:r w:rsidDel="00000000" w:rsidR="00000000" w:rsidRPr="00000000">
        <w:rPr>
          <w:rFonts w:ascii="Times New Roman" w:cs="Times New Roman" w:eastAsia="Times New Roman" w:hAnsi="Times New Roman"/>
          <w:b w:val="1"/>
          <w:bCs w:val="1"/>
          <w:sz w:val="24"/>
          <w:szCs w:val="24"/>
          <w:rtl w:val="0"/>
        </w:rPr>
        <w:t xml:space="preserve">Cấu hình Hệ thống (F1.7)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numPr>
          <w:ilvl w:val="1"/>
          <w:numId w:val="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Xây dựng giao diện </w:t>
      </w:r>
      <w:r w:rsidDel="00000000" w:rsidR="00000000" w:rsidRPr="00000000">
        <w:rPr>
          <w:rFonts w:ascii="Times New Roman" w:cs="Times New Roman" w:eastAsia="Times New Roman" w:hAnsi="Times New Roman"/>
          <w:b w:val="1"/>
          <w:bCs w:val="1"/>
          <w:sz w:val="24"/>
          <w:szCs w:val="24"/>
          <w:rtl w:val="0"/>
        </w:rPr>
        <w:t xml:space="preserve">Quản lý Người dùng (F1.4)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Kiểm thử, Tối ưu hóa và Triển khai (Thời gian dự kiến: 1 tuần)</w:t>
      </w:r>
    </w:p>
    <w:p w:rsidR="00000000" w:rsidDel="00000000" w:rsidP="00000000" w:rsidRDefault="00000000" w:rsidRPr="00000000" w14:paraId="00000072">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Đảm bảo hệ thống hoạt động ổn định và sẵn sàng để triển khai.</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hạng mục:</w:t>
      </w:r>
    </w:p>
    <w:p w:rsidR="00000000" w:rsidDel="00000000" w:rsidP="00000000" w:rsidRDefault="00000000" w:rsidRPr="00000000" w14:paraId="00000074">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toàn diện (End-to-End Testing) tất cả các luồng chức năng.</w:t>
      </w:r>
    </w:p>
    <w:p w:rsidR="00000000" w:rsidDel="00000000" w:rsidP="00000000" w:rsidRDefault="00000000" w:rsidRPr="00000000" w14:paraId="0000007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hóa hiệu năng của database và API.</w:t>
      </w:r>
    </w:p>
    <w:p w:rsidR="00000000" w:rsidDel="00000000" w:rsidP="00000000" w:rsidRDefault="00000000" w:rsidRPr="00000000" w14:paraId="00000076">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tài liệu hướng dẫn sử dụng.</w:t>
      </w:r>
    </w:p>
    <w:p w:rsidR="00000000" w:rsidDel="00000000" w:rsidP="00000000" w:rsidRDefault="00000000" w:rsidRPr="00000000" w14:paraId="00000077">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môi trường production với Nginx (reverse proxy) và Certbot (HTTPS).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